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Neue  kompetenzorientierte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</w:t>
      </w:r>
      <w:r w:rsidDel="00000000" w:rsidR="00000000" w:rsidRPr="00000000">
        <w:rPr>
          <w:b w:val="1"/>
          <w:smallCaps w:val="1"/>
          <w:sz w:val="28"/>
          <w:szCs w:val="28"/>
          <w:vertAlign w:val="baseline"/>
          <w:rtl w:val="0"/>
        </w:rPr>
        <w:t xml:space="preserve">REIFE- 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und </w:t>
      </w:r>
      <w:r w:rsidDel="00000000" w:rsidR="00000000" w:rsidRPr="00000000">
        <w:rPr>
          <w:b w:val="1"/>
          <w:smallCaps w:val="1"/>
          <w:sz w:val="28"/>
          <w:szCs w:val="28"/>
          <w:vertAlign w:val="baseline"/>
          <w:rtl w:val="0"/>
        </w:rPr>
        <w:t xml:space="preserve"> DIPLOMPRÜFUNG</w:t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4129404</wp:posOffset>
            </wp:positionH>
            <wp:positionV relativeFrom="paragraph">
              <wp:posOffset>233679</wp:posOffset>
            </wp:positionV>
            <wp:extent cx="1524000" cy="1524000"/>
            <wp:effectExtent b="0" l="0" r="0" t="0"/>
            <wp:wrapSquare wrapText="bothSides" distB="0" distT="0" distL="0" distR="0"/>
            <wp:docPr descr="https://photos-1.dropbox.com/t/2/AAChyyYijnwjkhQVTcCdaRl0LRGHSxn0lhTJ22J-OK9Y-w/12/7440949/png/32x32/1/1444233600/0/2/LogoITHTL_gradient.png/CLWUxgMgASACIAMgBiAHKAIoBw/KJ2Y23AM_NaISOU5PS5IG_D6S8wMgcNpdq3g-s-JYYk?size=1024x768&amp;size_mode=2" id="3" name="image1.png"/>
            <a:graphic>
              <a:graphicData uri="http://schemas.openxmlformats.org/drawingml/2006/picture">
                <pic:pic>
                  <pic:nvPicPr>
                    <pic:cNvPr descr="https://photos-1.dropbox.com/t/2/AAChyyYijnwjkhQVTcCdaRl0LRGHSxn0lhTJ22J-OK9Y-w/12/7440949/png/32x32/1/1444233600/0/2/LogoITHTL_gradient.png/CLWUxgMgASACIAMgBiAHKAIoBw/KJ2Y23AM_NaISOU5PS5IG_D6S8wMgcNpdq3g-s-JYYk?size=1024x768&amp;size_mode=2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aus 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tabs>
          <w:tab w:val="left" w:leader="none" w:pos="0"/>
        </w:tabs>
        <w:spacing w:after="0" w:line="240" w:lineRule="auto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ENGLISCH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= Lebende Fremdsprache =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LFS)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tabs>
          <w:tab w:val="left" w:leader="none" w:pos="284"/>
        </w:tabs>
        <w:spacing w:after="0" w:line="24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schriftlich oder mündlich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after="0" w:line="240" w:lineRule="auto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b w:val="1"/>
          <w:sz w:val="28"/>
          <w:szCs w:val="28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8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88"/>
        <w:tblGridChange w:id="0">
          <w:tblGrid>
            <w:gridCol w:w="708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ind w:left="34" w:right="-108" w:firstLine="0"/>
              <w:jc w:val="both"/>
              <w:rPr>
                <w:b w:val="1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left="34" w:right="-108" w:firstLine="0"/>
              <w:rPr>
                <w:b w:val="1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LIST of TOPICS 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557"/>
        <w:tblGridChange w:id="0">
          <w:tblGrid>
            <w:gridCol w:w="4505"/>
            <w:gridCol w:w="45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1: Subject  Related  Technology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i w:val="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storage 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thomas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website/logo analysis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robert</w:t>
            </w:r>
          </w:p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network security biometric </w:t>
            </w:r>
          </w:p>
          <w:p w:rsidR="00000000" w:rsidDel="00000000" w:rsidP="00000000" w:rsidRDefault="00000000" w:rsidRPr="00000000" w14:paraId="00000010">
            <w:pPr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measures/surveillance  </w:t>
              <w:br w:type="textWrapping"/>
              <w:t xml:space="preserve">social media: security, dangers 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michael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2: Energy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i w:val="1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forms of energy, new/alternative forms of energy (especially wind/solar), nuclear energy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christoph</w:t>
            </w:r>
            <w:r w:rsidDel="00000000" w:rsidR="00000000" w:rsidRPr="00000000">
              <w:rPr>
                <w:b w:val="1"/>
                <w:i w:val="1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energy transition</w:t>
            </w:r>
            <w:r w:rsidDel="00000000" w:rsidR="00000000" w:rsidRPr="00000000">
              <w:rPr>
                <w:vertAlign w:val="baseline"/>
                <w:rtl w:val="0"/>
              </w:rPr>
              <w:br w:type="textWrapping"/>
              <w:t xml:space="preserve">power outage/blackout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jonas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3: Advertising  and  Media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marketing a (new) product,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advertising, different advertising media (old vs new, effects / tricks / techniques used in advertising; analysing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lenard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4: International  Business  and  Global 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globalisation: pros and cons/winners and losers;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joachim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Outsourcing,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paul</w:t>
            </w:r>
            <w:r w:rsidDel="00000000" w:rsidR="00000000" w:rsidRPr="00000000">
              <w:rPr>
                <w:vertAlign w:val="baseline"/>
                <w:rtl w:val="0"/>
              </w:rPr>
              <w:t xml:space="preserve">, global players 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international business organisations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rijad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new trends in retailing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Austria as place of economy,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felix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presentation of products, 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5: Personal 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personal living habits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gender roles  (women’s right)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nutrition (healthy vs unhealthy food,),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work-life balance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johanna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career planning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addiction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kilian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education and further training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how to improve your English (language week, stay abroad, gap year ...)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michael</w:t>
            </w:r>
            <w:r w:rsidDel="00000000" w:rsidR="00000000" w:rsidRPr="00000000">
              <w:rPr>
                <w:vertAlign w:val="baseline"/>
                <w:rtl w:val="0"/>
              </w:rPr>
              <w:br w:type="textWrapping"/>
              <w:t xml:space="preserve">online auctions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stefan</w:t>
            </w:r>
            <w:r w:rsidDel="00000000" w:rsidR="00000000" w:rsidRPr="00000000">
              <w:rPr>
                <w:vertAlign w:val="baseline"/>
                <w:rtl w:val="0"/>
              </w:rPr>
              <w:br w:type="textWrapping"/>
              <w:t xml:space="preserve">social 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6: Society,  Culture  and  Politics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types of tourism and accommodation 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trends in tourism: ecotourism, extreme tourism</w:t>
            </w:r>
            <w:sdt>
              <w:sdtPr>
                <w:tag w:val="goog_rdk_0"/>
              </w:sdtPr>
              <w:sdtContent>
                <w:ins w:author="Anonymous" w:id="0" w:date="2025-01-16T08:41:10Z"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</w:ins>
              </w:sdtContent>
            </w:sdt>
            <w:sdt>
              <w:sdtPr>
                <w:tag w:val="goog_rdk_1"/>
              </w:sdtPr>
              <w:sdtContent>
                <w:ins w:author="Anonymous" w:id="1" w:date="2025-01-16T08:41:12Z"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vik</w:t>
                  </w:r>
                </w:ins>
              </w:sdtContent>
            </w:sdt>
            <w:sdt>
              <w:sdtPr>
                <w:tag w:val="goog_rdk_2"/>
              </w:sdtPr>
              <w:sdtContent>
                <w:ins w:author="Anonymous" w:id="2" w:date="2025-01-16T08:41:15Z"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toria</w:t>
                  </w:r>
                </w:ins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media: old (TV, newspapers ...) vs new (the Internet, social networks ...) - their influence and consequences / dangers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diversity - discrimination – minorities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christian</w:t>
            </w:r>
          </w:p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intercultural relations</w:t>
            </w:r>
          </w:p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social developments and trends</w:t>
              <w:br w:type="textWrapping"/>
              <w:t xml:space="preserve">surveillance and security: data protection</w:t>
              <w:br w:type="textWrapping"/>
              <w:t xml:space="preserve">refugees/migration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 christian</w:t>
            </w:r>
            <w:r w:rsidDel="00000000" w:rsidR="00000000" w:rsidRPr="00000000">
              <w:rPr>
                <w:vertAlign w:val="baseline"/>
                <w:rtl w:val="0"/>
              </w:rPr>
              <w:br w:type="textWrapping"/>
              <w:t xml:space="preserve">chatgpt/AI</w:t>
            </w:r>
            <w:sdt>
              <w:sdtPr>
                <w:tag w:val="goog_rdk_3"/>
              </w:sdtPr>
              <w:sdtContent>
                <w:ins w:author="Julia MAYER" w:id="3" w:date="2025-01-16T08:47:51Z"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julia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7: Economy  and  Ecology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right="-240"/>
              <w:rPr>
                <w:b w:val="1"/>
                <w:i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environmentalism: global warming, climate change, environmental threats, </w:t>
            </w: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-24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right="-24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resource management sustainability, energy consumption, economic and ecological matters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travelling and transport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smart cars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  <w:rtl w:val="0"/>
              </w:rPr>
              <w:t xml:space="preserve">plastics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8: World  of 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trends/developments in the world of work;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new means of communication/technologies in the workplace, motivation and job satisfaction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unemployment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summer job (experiences)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gap year</w:t>
              <w:br w:type="textWrapping"/>
              <w:t xml:space="preserve">job interviews</w:t>
            </w:r>
          </w:p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day week</w:t>
            </w:r>
          </w:p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vertAlign w:val="superscript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+9FLJ4kg6SeRQjAr1uSBXOJKA==">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2021-12-07T08:27:00.0000000Z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0x010100C0E0D7638448CD4986EE1C4CB801B1A3</vt:lpwstr>
  </property>
</Properties>
</file>